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9D186" w14:textId="77451212" w:rsidR="00DF45BD" w:rsidRDefault="00767027">
      <w:r>
        <w:t>Semi-structured interview structure</w:t>
      </w:r>
    </w:p>
    <w:p w14:paraId="6AB94742" w14:textId="5EB1718A" w:rsidR="002036EA" w:rsidRDefault="009D13FF" w:rsidP="00767027">
      <w:pPr>
        <w:pStyle w:val="ListParagraph"/>
        <w:numPr>
          <w:ilvl w:val="0"/>
          <w:numId w:val="1"/>
        </w:numPr>
      </w:pPr>
      <w:r w:rsidRPr="009D13FF">
        <w:t>Can you describe what, if anything, you noticed during the session?</w:t>
      </w:r>
    </w:p>
    <w:p w14:paraId="571B87C4" w14:textId="082FF888" w:rsidR="00767027" w:rsidRDefault="009D13FF" w:rsidP="00767027">
      <w:pPr>
        <w:pStyle w:val="ListParagraph"/>
        <w:numPr>
          <w:ilvl w:val="0"/>
          <w:numId w:val="1"/>
        </w:numPr>
      </w:pPr>
      <w:r w:rsidRPr="009D13FF">
        <w:t>Was there any part of the session that stands out to you?</w:t>
      </w:r>
      <w:del w:id="0" w:author="Roisin Sharma" w:date="2026-05-06T18:38:00Z" w16du:dateUtc="2026-05-06T17:38:00Z">
        <w:r w:rsidR="00767027" w:rsidDel="00E2462B">
          <w:delText>.</w:delText>
        </w:r>
      </w:del>
      <w:r w:rsidR="00767027">
        <w:t xml:space="preserve"> </w:t>
      </w:r>
    </w:p>
    <w:p w14:paraId="20FED02D" w14:textId="32983E41" w:rsidR="00767027" w:rsidRDefault="00767027" w:rsidP="00767027">
      <w:pPr>
        <w:pStyle w:val="ListParagraph"/>
        <w:ind w:left="1440"/>
      </w:pPr>
      <w:r>
        <w:t>Prompt:</w:t>
      </w:r>
    </w:p>
    <w:p w14:paraId="4CEE164B" w14:textId="05733372" w:rsidR="00E2462B" w:rsidRDefault="009D13FF" w:rsidP="00E2462B">
      <w:pPr>
        <w:pStyle w:val="ListParagraph"/>
        <w:numPr>
          <w:ilvl w:val="0"/>
          <w:numId w:val="3"/>
        </w:numPr>
      </w:pPr>
      <w:r w:rsidRPr="009D13FF">
        <w:t>Can you describe that in your own words?</w:t>
      </w:r>
    </w:p>
    <w:p w14:paraId="5BDEEB95" w14:textId="346F0296" w:rsidR="00E2462B" w:rsidRDefault="00E2462B" w:rsidP="00E2462B">
      <w:pPr>
        <w:ind w:left="360"/>
        <w:pPrChange w:id="1" w:author="Roisin Sharma" w:date="2026-05-06T18:37:00Z" w16du:dateUtc="2026-05-06T17:37:00Z">
          <w:pPr/>
        </w:pPrChange>
      </w:pPr>
      <w:r>
        <w:t xml:space="preserve">3. </w:t>
      </w:r>
      <w:r w:rsidR="009D13FF" w:rsidRPr="009D13FF">
        <w:t>What was going through your mind during the session, if anything</w:t>
      </w:r>
      <w:r>
        <w:t>?</w:t>
      </w:r>
    </w:p>
    <w:p w14:paraId="3DB0D788" w14:textId="2F1907C0" w:rsidR="00E2462B" w:rsidRDefault="00E2462B" w:rsidP="00E2462B">
      <w:pPr>
        <w:ind w:left="360"/>
        <w:rPr>
          <w:ins w:id="2" w:author="Roisin Sharma" w:date="2026-05-06T18:37:00Z" w16du:dateUtc="2026-05-06T17:37:00Z"/>
        </w:rPr>
      </w:pPr>
      <w:r>
        <w:t xml:space="preserve">4. </w:t>
      </w:r>
      <w:r w:rsidR="009D13FF" w:rsidRPr="009D13FF">
        <w:t>Were there any thoughts, feelings, impressions, or associations that came up during the session</w:t>
      </w:r>
      <w:ins w:id="3" w:author="Roisin Sharma" w:date="2026-05-06T18:38:00Z" w16du:dateUtc="2026-05-06T17:38:00Z">
        <w:r>
          <w:t>?</w:t>
        </w:r>
      </w:ins>
    </w:p>
    <w:p w14:paraId="107CAD41" w14:textId="533463EA" w:rsidR="00E2462B" w:rsidRDefault="00E2462B" w:rsidP="00E2462B">
      <w:pPr>
        <w:ind w:left="360"/>
      </w:pPr>
      <w:commentRangeStart w:id="4"/>
      <w:r>
        <w:t xml:space="preserve">5. </w:t>
      </w:r>
      <w:r w:rsidR="009D13FF" w:rsidRPr="009D13FF">
        <w:t>Did you notice anything else during the session, apart from visual experiences?</w:t>
      </w:r>
    </w:p>
    <w:p w14:paraId="0A3AA3EE" w14:textId="77777777" w:rsidR="00D506D5" w:rsidRDefault="00D506D5" w:rsidP="00D506D5">
      <w:pPr>
        <w:pStyle w:val="ListParagraph"/>
        <w:ind w:left="1440"/>
      </w:pPr>
      <w:r>
        <w:t>Prompt:</w:t>
      </w:r>
    </w:p>
    <w:p w14:paraId="067B5C77" w14:textId="72E83649" w:rsidR="00D506D5" w:rsidRDefault="009D13FF" w:rsidP="00D506D5">
      <w:pPr>
        <w:pStyle w:val="ListParagraph"/>
        <w:numPr>
          <w:ilvl w:val="0"/>
          <w:numId w:val="2"/>
        </w:numPr>
      </w:pPr>
      <w:r w:rsidRPr="009D13FF">
        <w:t>For example, this could include bodily sensations, sounds, movement, balance, emotions, or anything else</w:t>
      </w:r>
      <w:r>
        <w:t>?</w:t>
      </w:r>
      <w:commentRangeEnd w:id="4"/>
      <w:r w:rsidR="00D506D5">
        <w:rPr>
          <w:rStyle w:val="CommentReference"/>
          <w:sz w:val="22"/>
          <w:szCs w:val="22"/>
        </w:rPr>
        <w:commentReference w:id="4"/>
      </w:r>
    </w:p>
    <w:p w14:paraId="0F7D636C" w14:textId="05F66A77" w:rsidR="00D506D5" w:rsidRDefault="009D13FF" w:rsidP="009D13FF">
      <w:pPr>
        <w:pStyle w:val="ListParagraph"/>
        <w:numPr>
          <w:ilvl w:val="0"/>
          <w:numId w:val="2"/>
        </w:numPr>
      </w:pPr>
      <w:r w:rsidRPr="009D13FF">
        <w:t>Is there anything else you’d like to add about the session that we haven’t covered?</w:t>
      </w:r>
    </w:p>
    <w:p w14:paraId="31830080" w14:textId="7290251F" w:rsidR="00D506D5" w:rsidRDefault="00D506D5" w:rsidP="00D506D5">
      <w:pPr>
        <w:pStyle w:val="ListParagraph"/>
      </w:pPr>
    </w:p>
    <w:sectPr w:rsidR="00D506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4" w:author="Roisin Sharma" w:date="2026-04-30T11:20:00Z" w:initials="RS">
    <w:p w14:paraId="5D3D1CA4" w14:textId="77777777" w:rsidR="00D506D5" w:rsidRDefault="00D506D5" w:rsidP="00D506D5">
      <w:pPr>
        <w:pStyle w:val="CommentText"/>
      </w:pPr>
      <w:r>
        <w:rPr>
          <w:rStyle w:val="CommentReference"/>
        </w:rPr>
        <w:annotationRef/>
      </w:r>
      <w:r>
        <w:t>These may be too leading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3D1CA4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C01A189" w16cex:dateUtc="2026-04-30T10:20:00Z">
    <w16cex:extLst>
      <w16:ext w16:uri="{CE6994B0-6A32-4C9F-8C6B-6E91EDA988CE}">
        <cr:reactions xmlns:cr="http://schemas.microsoft.com/office/comments/2020/reactions">
          <cr:reaction reactionType="1">
            <cr:reactionInfo dateUtc="2026-05-06T17:38:04Z">
              <cr:user userId="55fb9206d11492b3" userProvider="Windows Live" userName="Roisin Sharma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3D1CA4" w16cid:durableId="3C01A18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D16"/>
    <w:multiLevelType w:val="hybridMultilevel"/>
    <w:tmpl w:val="F88A4A6C"/>
    <w:lvl w:ilvl="0" w:tplc="5056863A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78760A40"/>
    <w:multiLevelType w:val="hybridMultilevel"/>
    <w:tmpl w:val="A2B8EC46"/>
    <w:lvl w:ilvl="0" w:tplc="3FD8A544">
      <w:start w:val="1"/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7D504134"/>
    <w:multiLevelType w:val="hybridMultilevel"/>
    <w:tmpl w:val="6CAC9B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518956">
    <w:abstractNumId w:val="2"/>
  </w:num>
  <w:num w:numId="2" w16cid:durableId="225652038">
    <w:abstractNumId w:val="1"/>
  </w:num>
  <w:num w:numId="3" w16cid:durableId="1171793195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isin Sharma">
    <w15:presenceInfo w15:providerId="Windows Live" w15:userId="55fb9206d11492b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027"/>
    <w:rsid w:val="000336B9"/>
    <w:rsid w:val="000C3989"/>
    <w:rsid w:val="001B05D7"/>
    <w:rsid w:val="002036EA"/>
    <w:rsid w:val="002A5899"/>
    <w:rsid w:val="003E49F6"/>
    <w:rsid w:val="00767027"/>
    <w:rsid w:val="00777B12"/>
    <w:rsid w:val="007D1A6C"/>
    <w:rsid w:val="009D13FF"/>
    <w:rsid w:val="00CF6D37"/>
    <w:rsid w:val="00D506D5"/>
    <w:rsid w:val="00DF45BD"/>
    <w:rsid w:val="00E24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1DA67"/>
  <w15:chartTrackingRefBased/>
  <w15:docId w15:val="{18561FF7-968B-4AE9-B971-447B4D511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0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0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0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0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0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0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0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0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0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0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0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0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0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0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0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0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0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0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0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0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0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0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0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0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0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0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0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0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027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D506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06D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06D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06D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06D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9D13F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574</Characters>
  <Application>Microsoft Office Word</Application>
  <DocSecurity>0</DocSecurity>
  <Lines>9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Roisin Sharma</dc:creator>
  <cp:keywords/>
  <dc:description/>
  <cp:lastModifiedBy>Roisin Sharma</cp:lastModifiedBy>
  <cp:revision>2</cp:revision>
  <dcterms:created xsi:type="dcterms:W3CDTF">2026-05-06T17:39:00Z</dcterms:created>
  <dcterms:modified xsi:type="dcterms:W3CDTF">2026-05-06T17:39:00Z</dcterms:modified>
</cp:coreProperties>
</file>